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4A41D">
      <w:pPr>
        <w:jc w:val="center"/>
        <w:rPr>
          <w:rFonts w:hint="eastAsia"/>
          <w:b/>
          <w:bCs/>
          <w:sz w:val="40"/>
          <w:szCs w:val="48"/>
        </w:rPr>
      </w:pPr>
      <w:r>
        <w:rPr>
          <w:rFonts w:hint="eastAsia"/>
          <w:b/>
          <w:bCs/>
          <w:sz w:val="32"/>
          <w:szCs w:val="40"/>
        </w:rPr>
        <w:t>张仲实翻译实践与思想研究</w:t>
      </w:r>
    </w:p>
    <w:p w14:paraId="306E4500">
      <w:pPr>
        <w:rPr>
          <w:rFonts w:hint="eastAsia"/>
          <w:b/>
          <w:bCs/>
        </w:rPr>
      </w:pPr>
      <w:r>
        <w:rPr>
          <w:b/>
          <w:bCs/>
        </w:rPr>
        <w:t xml:space="preserve">一、 </w:t>
      </w:r>
      <w:r>
        <w:rPr>
          <w:b/>
          <w:bCs/>
          <w:sz w:val="18"/>
          <w:szCs w:val="18"/>
        </w:rPr>
        <w:t>引言</w:t>
      </w:r>
    </w:p>
    <w:p w14:paraId="5BB63F38">
      <w:pPr>
        <w:jc w:val="both"/>
        <w:rPr>
          <w:rFonts w:ascii="Arial" w:hAnsi="Arial" w:cs="Arial"/>
          <w:sz w:val="18"/>
          <w:szCs w:val="18"/>
        </w:rPr>
      </w:pPr>
      <w:r>
        <w:rPr>
          <w:rFonts w:ascii="Arial" w:hAnsi="Arial" w:cs="Arial"/>
          <w:sz w:val="18"/>
          <w:szCs w:val="18"/>
        </w:rPr>
        <w:t>张仲实（1903—1987）是中国共产党历史上重要的理论家、编译家，也是马克思主义经典著作译介与传播事业的重要奠基者之一。其长期在白区、革命根据地与新中国成立后的理论编译系统中从事马列主义经典文献的翻译、校订、编选与出版组织工作，形成了贯穿多重历史场景的译介实践链条，并以此推动理论传播、干部教育与知识体系建设。就其在理论界、翻译界、出版界的综合影响而言，王霞（1984: 32–34）曾指出：“张仲实同志是我国理论界、翻译界和出版界的一位深受大家尊敬的老同志。”同时，相关研究多以</w:t>
      </w:r>
      <w:commentRangeStart w:id="0"/>
      <w:r>
        <w:rPr>
          <w:rFonts w:ascii="Arial" w:hAnsi="Arial" w:cs="Arial"/>
          <w:sz w:val="18"/>
          <w:szCs w:val="18"/>
        </w:rPr>
        <w:t>“成果体量大、持续时间长”</w:t>
      </w:r>
      <w:commentRangeEnd w:id="0"/>
      <w:r>
        <w:commentReference w:id="0"/>
      </w:r>
      <w:r>
        <w:rPr>
          <w:rFonts w:ascii="Arial" w:hAnsi="Arial" w:cs="Arial"/>
          <w:sz w:val="18"/>
          <w:szCs w:val="18"/>
        </w:rPr>
        <w:t>概括其学术与编译贡献，认为其著译（含编译、翻译与相关理论写作）累计形成了数量可观的文本遗产</w:t>
      </w:r>
      <w:commentRangeStart w:id="1"/>
      <w:r>
        <w:rPr>
          <w:rFonts w:ascii="Arial" w:hAnsi="Arial" w:cs="Arial"/>
          <w:sz w:val="18"/>
          <w:szCs w:val="18"/>
        </w:rPr>
        <w:t>（张埔华, 2021；张积玉, 2023）</w:t>
      </w:r>
      <w:commentRangeEnd w:id="1"/>
      <w:r>
        <w:commentReference w:id="1"/>
      </w:r>
      <w:r>
        <w:rPr>
          <w:rFonts w:ascii="Arial" w:hAnsi="Arial" w:cs="Arial"/>
          <w:sz w:val="18"/>
          <w:szCs w:val="18"/>
        </w:rPr>
        <w:t>。</w:t>
      </w:r>
    </w:p>
    <w:p w14:paraId="79A42BE5">
      <w:pPr>
        <w:jc w:val="both"/>
        <w:rPr>
          <w:rFonts w:ascii="Arial" w:hAnsi="Arial" w:cs="Arial"/>
          <w:sz w:val="18"/>
          <w:szCs w:val="18"/>
        </w:rPr>
      </w:pPr>
      <w:r>
        <w:rPr>
          <w:rFonts w:ascii="Arial" w:hAnsi="Arial" w:cs="Arial"/>
          <w:sz w:val="18"/>
          <w:szCs w:val="18"/>
        </w:rPr>
        <w:t>综观既有研究，学界对张仲实的讨论大体呈现出“编译出版史—理论传播史”两条主线的互证格局：其一，聚焦张仲实在不同历史阶段依托报刊与出版机构所开展的编辑、组织与翻译实务，强调其在白区进步出版阵地中的编译实践及其与时代议题的对应关系</w:t>
      </w:r>
      <w:commentRangeStart w:id="2"/>
      <w:r>
        <w:rPr>
          <w:rFonts w:ascii="Arial" w:hAnsi="Arial" w:cs="Arial"/>
          <w:sz w:val="18"/>
          <w:szCs w:val="18"/>
        </w:rPr>
        <w:t>（张埔华, 2020）</w:t>
      </w:r>
      <w:commentRangeEnd w:id="2"/>
      <w:r>
        <w:commentReference w:id="2"/>
      </w:r>
      <w:r>
        <w:rPr>
          <w:rFonts w:ascii="Arial" w:hAnsi="Arial" w:cs="Arial"/>
          <w:sz w:val="18"/>
          <w:szCs w:val="18"/>
        </w:rPr>
        <w:t>。其二，从传播史与思想史视角，综合评述其在翻译、出版组织、理论研究之间的协同作用，突出其在推进马克思主义经典文献进入公共知识结构与干部教育体系方面的历史意义（张埔华, 2021）。进一步地，亦有专题研究将目光投向其在新疆时期的文化统战、教育与译介启蒙工作，强调其在边疆社会文化动员与思想传播中的实践路径（吴轶群, 2021）。此外，围绕张仲实生平与工作阶段的历史考辨，也逐渐形成更细密的材料支撑与谱系梳理，例如对其留苏阶段即已参与翻译训练与理论译介活动、以及后续阶段划分的再讨论，为理解其译介实践的“起点”与“阶段逻辑”提供了新的证据链与解释空间（张积玉, 2023）。</w:t>
      </w:r>
    </w:p>
    <w:p w14:paraId="2A34E741">
      <w:pPr>
        <w:jc w:val="both"/>
        <w:rPr>
          <w:rFonts w:ascii="Arial" w:hAnsi="Arial" w:cs="Arial"/>
          <w:sz w:val="18"/>
          <w:szCs w:val="18"/>
        </w:rPr>
      </w:pPr>
      <w:r>
        <w:rPr>
          <w:rFonts w:ascii="Arial" w:hAnsi="Arial" w:cs="Arial"/>
          <w:sz w:val="18"/>
          <w:szCs w:val="18"/>
        </w:rPr>
        <w:t>在翻译思想研究方面，既有成果多围绕“理论著作翻译”的规范建构、译介标准与党内理论翻译传统展开讨论。早期纪念性与总结性文献往往以工作历程为线索，强调其对经典文本译介的严谨态度与“以译促学、以译促研”</w:t>
      </w:r>
      <w:ins w:id="0" w:author="WPS_1667710216" w:date="2025-12-22T19:45:52Z">
        <w:r>
          <w:rPr>
            <w:rFonts w:ascii="Arial" w:hAnsi="Arial" w:cs="Arial"/>
            <w:sz w:val="18"/>
            <w:szCs w:val="18"/>
          </w:rPr>
          <w:t>（姜椿芳, 1984a；姜椿芳, 1984b）</w:t>
        </w:r>
      </w:ins>
      <w:r>
        <w:rPr>
          <w:rFonts w:ascii="Arial" w:hAnsi="Arial" w:cs="Arial"/>
          <w:sz w:val="18"/>
          <w:szCs w:val="18"/>
        </w:rPr>
        <w:t>的实践取向</w:t>
      </w:r>
      <w:r>
        <w:commentReference w:id="3"/>
      </w:r>
      <w:del w:id="1" w:author="WPS_1667710216" w:date="2025-12-22T19:45:52Z">
        <w:r>
          <w:rPr>
            <w:rFonts w:ascii="Arial" w:hAnsi="Arial" w:cs="Arial"/>
            <w:sz w:val="18"/>
            <w:szCs w:val="18"/>
          </w:rPr>
          <w:delText>（姜椿芳, 1984a；姜椿芳, 1984b）</w:delText>
        </w:r>
      </w:del>
      <w:r>
        <w:rPr>
          <w:rFonts w:ascii="Arial" w:hAnsi="Arial" w:cs="Arial"/>
          <w:sz w:val="18"/>
          <w:szCs w:val="18"/>
        </w:rPr>
        <w:t>。 同时，在中国译学史的宏观叙述中，陈福康（2022: 45）亦将其关于理论著作翻译规范的相关论述置于党内理论翻译传统与规范形成的脉络中加以审视，从而凸显其在“理论翻译—出版组织—知识传播”联动机制中的历史贡献（陈福康, 2022）。然而，从研究现状看，对张仲实翻译思想的讨论仍较多散落于人物生平、出版史叙述与传播史评述之中，系统阐释其翻译实践、思想主张与方法策略之间内在逻辑关联的研究仍显不足。</w:t>
      </w:r>
    </w:p>
    <w:p w14:paraId="4A987437">
      <w:pPr>
        <w:jc w:val="both"/>
        <w:rPr>
          <w:rFonts w:ascii="Arial" w:hAnsi="Arial" w:cs="Arial"/>
          <w:sz w:val="18"/>
          <w:szCs w:val="18"/>
        </w:rPr>
      </w:pPr>
      <w:r>
        <w:rPr>
          <w:rFonts w:ascii="Arial" w:hAnsi="Arial" w:cs="Arial"/>
          <w:sz w:val="18"/>
          <w:szCs w:val="18"/>
        </w:rPr>
        <w:t>对比而言，学界对瞿秋白等译家已形成相对完整的“实践—思想—方法”整体性研究路径，并在问题意识、材料组织与理论框架上更趋体系化（王建华、胡茜, 2024: 77）。在这一参照下，针对张仲实的研究仍较少在同一理论框架下，将其不同历史阶段的翻译实践、译介目标与方法选择贯通起来，进而呈现其翻译思想的结构性特征与生成机制。基于此，本文拟在既有研究基础上，结合张仲实译介活动的阶段性材料，重点梳理其翻译实践的历史脉络，进而分析其翻译主张及方法策略，力求从“实践—思想—方法”的内在耦合出发，对张仲实翻译思想的核心内涵与特征作出相对系统的学理阐释，并为马克思主义经典文献译介史与中国理论翻译传统研究提供可对话的个案支撑。</w:t>
      </w:r>
    </w:p>
    <w:p w14:paraId="2288FF1F">
      <w:pPr>
        <w:jc w:val="both"/>
        <w:rPr>
          <w:rFonts w:hint="eastAsia" w:ascii="Arial" w:hAnsi="Arial" w:cs="Arial"/>
          <w:b/>
          <w:bCs/>
          <w:sz w:val="18"/>
          <w:szCs w:val="18"/>
        </w:rPr>
      </w:pPr>
      <w:r>
        <w:rPr>
          <w:rFonts w:ascii="Arial" w:hAnsi="Arial" w:cs="Arial"/>
          <w:b/>
          <w:bCs/>
          <w:sz w:val="18"/>
          <w:szCs w:val="18"/>
        </w:rPr>
        <w:t>2. 翻译实践</w:t>
      </w:r>
    </w:p>
    <w:p w14:paraId="7CB01F40">
      <w:pPr>
        <w:jc w:val="both"/>
        <w:rPr>
          <w:rFonts w:ascii="Arial" w:hAnsi="Arial" w:cs="Arial"/>
          <w:sz w:val="18"/>
          <w:szCs w:val="18"/>
        </w:rPr>
      </w:pPr>
      <w:r>
        <w:rPr>
          <w:rFonts w:ascii="Arial" w:hAnsi="Arial" w:cs="Arial"/>
          <w:sz w:val="18"/>
          <w:szCs w:val="18"/>
        </w:rPr>
        <w:t>张仲实长期从事马克思主义经典文献的译介、编译与传播工作，其活动横跨革命战争与和平建设等不同历史阶段。无论处于何种政治社会情境，他都以较为坚定的立场和严格的工作规范投入理论译介与出版实践，在“翻译—编审—出版—宣传”的链条中持续发挥作用，使理论文本得以在不同传播场域中进入公共视野并形成社会影响（姜椿芳, 1984；张埔华, 2021；张积玉, 2023）。因此，张仲实的个人经历与实践路径不仅具有个体史意义，也为理解马克思主义理论在中国的译介路径、出版机制与扩散方式提供了可供分析的具体材料</w:t>
      </w:r>
      <w:commentRangeStart w:id="4"/>
      <w:r>
        <w:rPr>
          <w:rFonts w:ascii="Arial" w:hAnsi="Arial" w:cs="Arial"/>
          <w:sz w:val="18"/>
          <w:szCs w:val="18"/>
        </w:rPr>
        <w:t>（张积玉, 2023）</w:t>
      </w:r>
      <w:commentRangeEnd w:id="4"/>
      <w:r>
        <w:commentReference w:id="4"/>
      </w:r>
      <w:r>
        <w:rPr>
          <w:rFonts w:ascii="Arial" w:hAnsi="Arial" w:cs="Arial"/>
          <w:sz w:val="18"/>
          <w:szCs w:val="18"/>
        </w:rPr>
        <w:t>。基于上述认识，本章拟以历史分期为线索，从三个阶段考察张仲实的生平轨迹与相关著述活动，力求呈现其参与马克思主义理论传播的整体过程与内在逻辑。</w:t>
      </w:r>
    </w:p>
    <w:p w14:paraId="0BABD609">
      <w:pPr>
        <w:jc w:val="both"/>
        <w:rPr>
          <w:rFonts w:ascii="Arial" w:hAnsi="Arial" w:cs="Arial"/>
          <w:b/>
          <w:bCs/>
          <w:sz w:val="18"/>
          <w:szCs w:val="18"/>
        </w:rPr>
      </w:pPr>
      <w:r>
        <w:rPr>
          <w:rFonts w:ascii="Arial" w:hAnsi="Arial" w:cs="Arial"/>
          <w:b/>
          <w:bCs/>
          <w:sz w:val="18"/>
          <w:szCs w:val="18"/>
        </w:rPr>
        <w:t>2.1 早期探索期（约1921年—1934年）：以译助学，宣传进步文化</w:t>
      </w:r>
    </w:p>
    <w:p w14:paraId="5A3ECD71">
      <w:pPr>
        <w:jc w:val="both"/>
        <w:rPr>
          <w:rFonts w:ascii="Arial" w:hAnsi="Arial" w:cs="Arial"/>
          <w:sz w:val="18"/>
          <w:szCs w:val="18"/>
        </w:rPr>
      </w:pPr>
      <w:r>
        <w:rPr>
          <w:rFonts w:ascii="Arial" w:hAnsi="Arial" w:cs="Arial"/>
          <w:sz w:val="18"/>
          <w:szCs w:val="18"/>
        </w:rPr>
        <w:t>从20世纪20年代中后期走向革命与学术道路起，翻译就逐渐成为张仲实理解马克思主义、并将其转化为公众可读知识的重要方式。</w:t>
      </w:r>
      <w:commentRangeStart w:id="5"/>
      <w:r>
        <w:rPr>
          <w:rFonts w:ascii="Arial" w:hAnsi="Arial" w:cs="Arial"/>
          <w:sz w:val="18"/>
          <w:szCs w:val="18"/>
        </w:rPr>
        <w:t>相关研究指出，</w:t>
      </w:r>
      <w:commentRangeEnd w:id="5"/>
      <w:r>
        <w:commentReference w:id="5"/>
      </w:r>
      <w:r>
        <w:rPr>
          <w:rFonts w:ascii="Arial" w:hAnsi="Arial" w:cs="Arial"/>
          <w:sz w:val="18"/>
          <w:szCs w:val="18"/>
        </w:rPr>
        <w:t>张仲实的留苏学习与翻译训练，应被视为其理论译介事业的重要“起步期”，并非以往常见的“1934年才开始编译”的单点式叙</w:t>
      </w:r>
      <w:commentRangeStart w:id="6"/>
      <w:r>
        <w:rPr>
          <w:rFonts w:ascii="Arial" w:hAnsi="Arial" w:cs="Arial"/>
          <w:sz w:val="18"/>
          <w:szCs w:val="18"/>
        </w:rPr>
        <w:t>述所能概括（张积玉, 2023）。在此前后衔接的成长背景中，他在渭北地区求学并参与革命运动的经历，也构成其思想转向与实践选择的社会文化条件（张积玉, 2025）</w:t>
      </w:r>
      <w:commentRangeEnd w:id="6"/>
      <w:r>
        <w:commentReference w:id="6"/>
      </w:r>
      <w:r>
        <w:rPr>
          <w:rFonts w:ascii="Arial" w:hAnsi="Arial" w:cs="Arial"/>
          <w:sz w:val="18"/>
          <w:szCs w:val="18"/>
        </w:rPr>
        <w:t>。</w:t>
      </w:r>
    </w:p>
    <w:p w14:paraId="365C4E67">
      <w:pPr>
        <w:jc w:val="both"/>
        <w:rPr>
          <w:rFonts w:ascii="Arial" w:hAnsi="Arial" w:cs="Arial"/>
          <w:sz w:val="18"/>
          <w:szCs w:val="18"/>
        </w:rPr>
      </w:pPr>
      <w:r>
        <w:rPr>
          <w:rFonts w:ascii="Arial" w:hAnsi="Arial" w:cs="Arial"/>
          <w:sz w:val="18"/>
          <w:szCs w:val="18"/>
        </w:rPr>
        <w:t>1926年7月，张仲实考入国共合作创办的上海大学社会学系；同年9月通过中共中央选派留学生考试，10月赴苏学习。1928年5月其所在学校与中山大学合并为莫斯科中山大学后，他进入翻译班体系开展理论教材与马列著作相关翻译训练；研究者据档案与相关材料指出，张仲实在这一时期已参与马列主义理论著作的翻译、研究与出版相关工作，构成其翻译实践的关键开端</w:t>
      </w:r>
      <w:commentRangeStart w:id="7"/>
      <w:r>
        <w:rPr>
          <w:rFonts w:ascii="Arial" w:hAnsi="Arial" w:cs="Arial"/>
          <w:sz w:val="18"/>
          <w:szCs w:val="18"/>
        </w:rPr>
        <w:t>（张积玉, 2023）</w:t>
      </w:r>
      <w:commentRangeEnd w:id="7"/>
      <w:r>
        <w:commentReference w:id="7"/>
      </w:r>
      <w:r>
        <w:rPr>
          <w:rFonts w:ascii="Arial" w:hAnsi="Arial" w:cs="Arial"/>
          <w:sz w:val="18"/>
          <w:szCs w:val="18"/>
        </w:rPr>
        <w:t>。为了更准确理解并处理俄文版马克思主义著作，他在留苏期间通过查词典、读原文等方式系统自学俄语，以克服理论学习中的语言障碍，使</w:t>
      </w:r>
      <w:commentRangeStart w:id="8"/>
      <w:r>
        <w:rPr>
          <w:rFonts w:ascii="Arial" w:hAnsi="Arial" w:cs="Arial"/>
          <w:sz w:val="18"/>
          <w:szCs w:val="18"/>
        </w:rPr>
        <w:t>“以译助学”</w:t>
      </w:r>
      <w:commentRangeEnd w:id="8"/>
      <w:r>
        <w:commentReference w:id="8"/>
      </w:r>
      <w:r>
        <w:rPr>
          <w:rFonts w:ascii="Arial" w:hAnsi="Arial" w:cs="Arial"/>
          <w:sz w:val="18"/>
          <w:szCs w:val="18"/>
        </w:rPr>
        <w:t>的学习路径与理论训练相互嵌合（张积玉, 2023）。1930年回国前，他在莫斯科中山大学履历表中明确填写“回国后愿做党的宣传工作”，由此可见其早期译介实践在动机层面即与革命宣传目标保持高度同构（张积玉, 2023）。</w:t>
      </w:r>
    </w:p>
    <w:p w14:paraId="0E38A3E8">
      <w:pPr>
        <w:jc w:val="both"/>
        <w:rPr>
          <w:rFonts w:ascii="Arial" w:hAnsi="Arial" w:cs="Arial"/>
          <w:sz w:val="18"/>
          <w:szCs w:val="18"/>
        </w:rPr>
      </w:pPr>
      <w:r>
        <w:rPr>
          <w:rFonts w:ascii="Arial" w:hAnsi="Arial" w:cs="Arial"/>
          <w:sz w:val="18"/>
          <w:szCs w:val="18"/>
        </w:rPr>
        <w:t>回国后在革命工作与环境变动中，他并未中断译介与传播：在与组织失联的困顿时期，仍通过报刊平台持续译介海外材料，形成“自我学习—面向公众”的双重指向；同时，他围绕时局与苏联建设经验所作的译述活动，也与当时进步文化阵地的知识需求相衔接（张仲实, 2016: 200–210；张埔华, 2023）。这一阶段的实践形态以短篇译介、材料编译与报刊供稿为主，其总体特征是：在理论尚未完全成熟、译作体系性仍待提升的情况下，通过持续的翻译劳动积累语言能力与理论理解，从而为后续更大规模、更制度化的译介工程奠定基础（张积玉, 2023）。</w:t>
      </w:r>
    </w:p>
    <w:p w14:paraId="2DF4B0A2">
      <w:pPr>
        <w:jc w:val="both"/>
        <w:rPr>
          <w:rFonts w:ascii="Arial" w:hAnsi="Arial" w:cs="Arial"/>
          <w:sz w:val="18"/>
          <w:szCs w:val="18"/>
        </w:rPr>
      </w:pPr>
      <w:r>
        <w:rPr>
          <w:rFonts w:ascii="Arial" w:hAnsi="Arial" w:cs="Arial"/>
          <w:sz w:val="18"/>
          <w:szCs w:val="18"/>
        </w:rPr>
        <w:t>需要指出的是，早期探索期的翻译实践仍带有明显的“生成性”与“试探性”：译作在体例、术语、论证深度等方面可能存在局限，部分表达亦可能受当时理论接受程度影响而不够精准。但从实践史角度看，这一阶段的重要性恰在于：它通过密集的译介训练与传播尝试，使张仲实逐步形成“翻译必须服务于理论理解与社会传播”的基本取向，并在语言工具、理论素养与出版经验三方面完成累积，为进入成熟期承担组织化译介与出版工作奠定了可持续的能力结构（张积玉, 2023；张埔华, 2023）。</w:t>
      </w:r>
    </w:p>
    <w:p w14:paraId="1F28F6EB">
      <w:pPr>
        <w:jc w:val="both"/>
        <w:rPr>
          <w:rFonts w:ascii="Arial" w:hAnsi="Arial" w:cs="Arial"/>
          <w:b/>
          <w:bCs/>
          <w:sz w:val="18"/>
          <w:szCs w:val="18"/>
        </w:rPr>
      </w:pPr>
      <w:r>
        <w:rPr>
          <w:rFonts w:ascii="Arial" w:hAnsi="Arial" w:cs="Arial"/>
          <w:b/>
          <w:bCs/>
          <w:sz w:val="18"/>
          <w:szCs w:val="18"/>
        </w:rPr>
        <w:t>2.2 成熟期（约1935年—1949年）：以译传理，体系译介</w:t>
      </w:r>
    </w:p>
    <w:p w14:paraId="01955477">
      <w:pPr>
        <w:jc w:val="both"/>
        <w:rPr>
          <w:rFonts w:ascii="Arial" w:hAnsi="Arial" w:cs="Arial"/>
          <w:sz w:val="18"/>
          <w:szCs w:val="18"/>
        </w:rPr>
      </w:pPr>
      <w:r>
        <w:rPr>
          <w:rFonts w:ascii="Arial" w:hAnsi="Arial" w:cs="Arial"/>
          <w:sz w:val="18"/>
          <w:szCs w:val="18"/>
        </w:rPr>
        <w:t>20世纪30年代中后期，张仲实的译介工作逐渐由“个体学习式译介”转向更明确的“面向社会的理论传播与救亡动员”。进入生活书店编辑出版体系后，他不仅参与进步书刊与理论译著的组织化生产，也将出版阵地直接投入抗日救亡宣传。相关回忆与研究均表明，生活书店时期的张仲实在编辑出版与理论传播方面承担了核心性工作，其所主持与参与的刊物在支持救亡运动、凝聚读者与传播马克思主义方面发挥了重要作用（姜椿芳, 1984）。从出版史视角看，这一阶段他依托报刊与书店体系推动马克思主义读物生产与扩散，使理论译介与社会动员在同一文化系统中形成相互支撑的合力（张埔华, 2020；张埔华, 2023）。</w:t>
      </w:r>
    </w:p>
    <w:p w14:paraId="58D60A75">
      <w:pPr>
        <w:jc w:val="both"/>
        <w:rPr>
          <w:rFonts w:ascii="Arial" w:hAnsi="Arial" w:cs="Arial"/>
          <w:sz w:val="18"/>
          <w:szCs w:val="18"/>
        </w:rPr>
      </w:pPr>
      <w:r>
        <w:rPr>
          <w:rFonts w:ascii="Arial" w:hAnsi="Arial" w:cs="Arial"/>
          <w:sz w:val="18"/>
          <w:szCs w:val="18"/>
        </w:rPr>
        <w:t>与此同时，随着救亡运动深入与读者对理论书籍需求的增长，出版系统通过组织稿源、优化体例、强化编审等方式扩大译介规模，使理论传播呈现出更强的“体系化”趋向。张埔华在对张仲实编译出版实践的研究中指出，张仲实在这一时期的工作既包含具体译著编译，也包含围绕丛书规划、编辑把关与传播策略的整体性安排，从而推动编译出版逐步走向规范化、组织化（张埔华, 2023）。因此，这一阶段的“以译传理”并不仅指译文本身，更包含通过出版制度将理论知识转化为可持续供给的传播能力（张埔华, 2020；张埔华, 2023）。</w:t>
      </w:r>
    </w:p>
    <w:p w14:paraId="265C114F">
      <w:pPr>
        <w:jc w:val="both"/>
        <w:rPr>
          <w:rFonts w:ascii="Arial" w:hAnsi="Arial" w:cs="Arial"/>
          <w:sz w:val="18"/>
          <w:szCs w:val="18"/>
        </w:rPr>
      </w:pPr>
      <w:r>
        <w:rPr>
          <w:rFonts w:ascii="Arial" w:hAnsi="Arial" w:cs="Arial"/>
          <w:sz w:val="18"/>
          <w:szCs w:val="18"/>
        </w:rPr>
        <w:t>1940年抵达延安后，张仲实的译介活动明显从白区时期的“出版—译介”转入根据地的“组织化—工程化”经典整理。研究表明，延安时期的马列学院与相关机构在经典编译方面形成集体化机制，张仲实在机构设置与工作分工中承担了较为关键的组织与审校职责，其角色已从“单一译者”转向“集体编译链条中的审校者与组织者”（张埔华, 2023）。同时，新中国成立前后相关研究亦提示：延安整风与干部教育所需的理论材料编订工作中，张仲实长期参与并承担重要责任，使经典译介更直接嵌入干部教育与理论普及的制度化流程之中（张埔华, 2024）。因此，这一阶段张仲实的翻译不再只是“以译促学”，而更成为服务抗日救亡、推进理论教育与传播马克思主义基本原理的重要路径，呈现出“以译传理、以译动员”的阶段特征（姜椿芳, 1984；张埔华, 2023）。</w:t>
      </w:r>
    </w:p>
    <w:p w14:paraId="3510CABB">
      <w:pPr>
        <w:jc w:val="both"/>
        <w:rPr>
          <w:rFonts w:ascii="Arial" w:hAnsi="Arial" w:cs="Arial"/>
          <w:b/>
          <w:bCs/>
          <w:sz w:val="18"/>
          <w:szCs w:val="18"/>
        </w:rPr>
      </w:pPr>
      <w:r>
        <w:rPr>
          <w:rFonts w:ascii="Arial" w:hAnsi="Arial" w:cs="Arial"/>
          <w:b/>
          <w:bCs/>
          <w:sz w:val="18"/>
          <w:szCs w:val="18"/>
        </w:rPr>
        <w:t>2.3 辉煌期（1950年以后）：编译三大全集</w:t>
      </w:r>
    </w:p>
    <w:p w14:paraId="603E4944">
      <w:pPr>
        <w:jc w:val="both"/>
        <w:rPr>
          <w:rFonts w:ascii="Arial" w:hAnsi="Arial" w:cs="Arial"/>
          <w:sz w:val="18"/>
          <w:szCs w:val="18"/>
        </w:rPr>
      </w:pPr>
      <w:r>
        <w:rPr>
          <w:rFonts w:ascii="Arial" w:hAnsi="Arial" w:cs="Arial"/>
          <w:sz w:val="18"/>
          <w:szCs w:val="18"/>
        </w:rPr>
        <w:t>新中国成立后，马克思主义经典文献的译介与干部理论学习体系同步推进，张仲实的工作重心也由战时条件下的译介传播，转向制度化、组织化的译编与出版工程。一方面，在党和国家加强干部理论教育的背景下，“干部必读”等读物的编订与发行成为推动理论学习、统一思想认识的重要环节；已有研究对张仲实在新中国成立前后参与编订理论学习材料、推动宣传教育经验的工作进行了较为具体的梳理，强调其在“出版—宣传—教育”体系中的枢纽作用（张埔华, 2024）。另一方面，为服务新中国成立初期对外友好与宣传工作需要，张仲实在中苏友好组织与刊物传播方面亦承担具体工作，通过刊物持续介绍苏联政治、经济与文化建设等内容，扩展了面向大众的知识传播渠道（唐月美, 2022: 16；张埔华, 2024）。</w:t>
      </w:r>
    </w:p>
    <w:p w14:paraId="508D8DAB">
      <w:pPr>
        <w:jc w:val="both"/>
        <w:rPr>
          <w:rFonts w:ascii="Arial" w:hAnsi="Arial" w:cs="Arial"/>
          <w:sz w:val="18"/>
          <w:szCs w:val="18"/>
        </w:rPr>
      </w:pPr>
      <w:r>
        <w:rPr>
          <w:rFonts w:ascii="Arial" w:hAnsi="Arial" w:cs="Arial"/>
          <w:sz w:val="18"/>
          <w:szCs w:val="18"/>
        </w:rPr>
        <w:t>更具标志性的，是他在进入经典编译机构后深度参与并推动“三大全集”等大型经典文献编译出版工程。相关研究指出，随着中央编译机构在组织框架、译名体系、体例规范与校勘机制方面逐步定型，经典译介在“权威化、标准化、可持续修订”层面取得实质进展；张仲实作为重要领导者与业务骨干，既参与统筹规划，也参与重要译稿的审定与把关，其工作体现出将译介视为“科学、严谨、可持续的制度工程”的特征</w:t>
      </w:r>
      <w:commentRangeStart w:id="9"/>
      <w:r>
        <w:rPr>
          <w:rFonts w:ascii="Arial" w:hAnsi="Arial" w:cs="Arial"/>
          <w:sz w:val="18"/>
          <w:szCs w:val="18"/>
        </w:rPr>
        <w:t>（张埔华, 2023；周家华, 2012）</w:t>
      </w:r>
      <w:commentRangeEnd w:id="9"/>
      <w:r>
        <w:commentReference w:id="9"/>
      </w:r>
      <w:r>
        <w:rPr>
          <w:rFonts w:ascii="Arial" w:hAnsi="Arial" w:cs="Arial"/>
          <w:sz w:val="18"/>
          <w:szCs w:val="18"/>
        </w:rPr>
        <w:t>。从出版史脉络看，关于张仲实在革命出版与新中国出版体系中的贡献，已有研究强调其在不同历史时期对进步书刊生产、经典译著编审与传播机制建设的持续推动，构成马克思主义经典译介事业的重要支撑（林理明, 1994；林理明, 1996）。因此，“辉煌期”不仅体现为译作数量与工程规模，更体现为经典译介从个人与团体实践迈向国家层面知识基础设施的制度化建构。</w:t>
      </w:r>
    </w:p>
    <w:p w14:paraId="41367103">
      <w:pPr>
        <w:jc w:val="both"/>
        <w:rPr>
          <w:rFonts w:hint="eastAsia" w:ascii="Arial" w:hAnsi="Arial" w:cs="Arial"/>
          <w:b/>
          <w:bCs/>
          <w:sz w:val="18"/>
          <w:szCs w:val="18"/>
        </w:rPr>
      </w:pPr>
      <w:r>
        <w:rPr>
          <w:rFonts w:ascii="Arial" w:hAnsi="Arial" w:cs="Arial"/>
          <w:b/>
          <w:bCs/>
          <w:sz w:val="18"/>
          <w:szCs w:val="18"/>
        </w:rPr>
        <w:t>3. 张仲实的核心翻译思想</w:t>
      </w:r>
      <w:bookmarkStart w:id="0" w:name="_GoBack"/>
      <w:bookmarkEnd w:id="0"/>
    </w:p>
    <w:p w14:paraId="609A4E8A">
      <w:pPr>
        <w:jc w:val="both"/>
        <w:rPr>
          <w:rFonts w:ascii="Arial" w:hAnsi="Arial" w:cs="Arial"/>
          <w:sz w:val="18"/>
          <w:szCs w:val="18"/>
        </w:rPr>
      </w:pPr>
      <w:r>
        <w:rPr>
          <w:rFonts w:ascii="Arial" w:hAnsi="Arial" w:cs="Arial"/>
          <w:sz w:val="18"/>
          <w:szCs w:val="18"/>
        </w:rPr>
        <w:t>在近代中国民族危机与阶级斗争并行的社会语境下，张仲实逐步形成具有鲜明时代指向与理论自觉的翻译思想体系：一方面，他承继近代以来以翻译服务国家自强与社会改造的译论传统；另一方面，他又在革命实践与理论传播的具体工作中，对同时代相关翻译观念进行吸纳、辨析与回应，使其译论呈现出“问题意识强、实践指向明、方法意识自觉”的特征</w:t>
      </w:r>
      <w:commentRangeStart w:id="10"/>
      <w:r>
        <w:rPr>
          <w:rFonts w:ascii="Arial" w:hAnsi="Arial" w:cs="Arial"/>
          <w:sz w:val="18"/>
          <w:szCs w:val="18"/>
        </w:rPr>
        <w:t>（张埔华，2020；张埔华，2023；张积玉，2023）</w:t>
      </w:r>
      <w:commentRangeEnd w:id="10"/>
      <w:r>
        <w:commentReference w:id="10"/>
      </w:r>
      <w:r>
        <w:rPr>
          <w:rFonts w:ascii="Arial" w:hAnsi="Arial" w:cs="Arial"/>
          <w:sz w:val="18"/>
          <w:szCs w:val="18"/>
        </w:rPr>
        <w:t>。这种思想体系并非抽象建构，而是在报刊译介、出版组织、干部教育与边疆宣传等多种场域中，经由持续的译介行动与传播经验逐步凝结而成</w:t>
      </w:r>
      <w:commentRangeStart w:id="11"/>
      <w:r>
        <w:rPr>
          <w:rFonts w:ascii="Arial" w:hAnsi="Arial" w:cs="Arial"/>
          <w:sz w:val="18"/>
          <w:szCs w:val="18"/>
        </w:rPr>
        <w:t>（吴轶群，2021；张积玉，2021；张积玉，2023）</w:t>
      </w:r>
      <w:commentRangeEnd w:id="11"/>
      <w:r>
        <w:commentReference w:id="11"/>
      </w:r>
      <w:r>
        <w:rPr>
          <w:rFonts w:ascii="Arial" w:hAnsi="Arial" w:cs="Arial"/>
          <w:sz w:val="18"/>
          <w:szCs w:val="18"/>
        </w:rPr>
        <w:t>。</w:t>
      </w:r>
    </w:p>
    <w:p w14:paraId="1AC3E4CB">
      <w:pPr>
        <w:jc w:val="both"/>
        <w:rPr>
          <w:rFonts w:ascii="Arial" w:hAnsi="Arial" w:cs="Arial"/>
          <w:b/>
          <w:bCs/>
          <w:sz w:val="18"/>
          <w:szCs w:val="18"/>
        </w:rPr>
      </w:pPr>
      <w:r>
        <w:rPr>
          <w:rFonts w:ascii="Arial" w:hAnsi="Arial" w:cs="Arial"/>
          <w:b/>
          <w:bCs/>
          <w:sz w:val="18"/>
          <w:szCs w:val="18"/>
        </w:rPr>
        <w:t>3.1 国家为用的翻译思想</w:t>
      </w:r>
    </w:p>
    <w:p w14:paraId="682CFF5C">
      <w:pPr>
        <w:jc w:val="both"/>
        <w:rPr>
          <w:rFonts w:ascii="Arial" w:hAnsi="Arial" w:cs="Arial"/>
          <w:sz w:val="18"/>
          <w:szCs w:val="18"/>
        </w:rPr>
      </w:pPr>
      <w:r>
        <w:rPr>
          <w:rFonts w:ascii="Arial" w:hAnsi="Arial" w:cs="Arial"/>
          <w:sz w:val="18"/>
          <w:szCs w:val="18"/>
        </w:rPr>
        <w:t>近代中国在鸦片战争失利后被迫卷入世界体系，国家危机与救亡图存成为知识界的共同议题。在此背景下，翻译被许多维新与启蒙人士视为引进新知、改造社会并推动国家振兴的关键路径。康有为曾以“欲自强，惟有译书”为论，强调译书在富国强兵中的基础地位</w:t>
      </w:r>
      <w:commentRangeStart w:id="12"/>
      <w:r>
        <w:rPr>
          <w:rFonts w:ascii="Arial" w:hAnsi="Arial" w:cs="Arial"/>
          <w:sz w:val="18"/>
          <w:szCs w:val="18"/>
        </w:rPr>
        <w:t>（康有为，1992：584）；梁启超亦从国家能力建设出发，提出“以多译西书”为自强之本，凸显翻译在知识输入与制度更新中的先导作用（康有为，2018：133-134）</w:t>
      </w:r>
      <w:commentRangeEnd w:id="12"/>
      <w:r>
        <w:commentReference w:id="12"/>
      </w:r>
      <w:r>
        <w:rPr>
          <w:rFonts w:ascii="Arial" w:hAnsi="Arial" w:cs="Arial"/>
          <w:sz w:val="18"/>
          <w:szCs w:val="18"/>
        </w:rPr>
        <w:t>。张仲实正是在前人“以译求强”思想传统的影响之下，结合革命实践的现实需要，逐步形成具有行动指向的“国家为用”翻译思想。</w:t>
      </w:r>
    </w:p>
    <w:p w14:paraId="214D4E6E">
      <w:pPr>
        <w:jc w:val="both"/>
        <w:rPr>
          <w:rFonts w:ascii="Arial" w:hAnsi="Arial" w:cs="Arial"/>
          <w:sz w:val="18"/>
          <w:szCs w:val="18"/>
        </w:rPr>
      </w:pPr>
      <w:r>
        <w:rPr>
          <w:rFonts w:ascii="Arial" w:hAnsi="Arial" w:cs="Arial"/>
          <w:sz w:val="18"/>
          <w:szCs w:val="18"/>
        </w:rPr>
        <w:t>这种“国家为用”的思想并非停留在价值宣示层面，而是通过具体译介平台与传播机制体现出来。1933年，张仲实经人介绍进入中山文化教育馆主办的《时事类编》旬刊担任特约翻译兼编辑，并借助这一相对“合法”的刊物从苏联多种报刊译介大量文章，向国内读者介绍苏联建设成就与国际问题观点，使译介工作在现实层面直接服务于革命宣传与思想动员（张仲实，2016：02）。这表明在其早期实践中，“翻译/译介”并非中性的信息输入，而是一种以国家需要与时代议题为尺度的思想工作：通过译介推动观念更新、打破知识与意识形态壁垒，从而在社会层面为革命宣传与政治动员提供可用的思想资源（张积玉，2023；叶必成，2022）。</w:t>
      </w:r>
    </w:p>
    <w:p w14:paraId="2DC69BEB">
      <w:pPr>
        <w:jc w:val="both"/>
        <w:rPr>
          <w:rFonts w:ascii="Arial" w:hAnsi="Arial" w:cs="Arial"/>
          <w:sz w:val="18"/>
          <w:szCs w:val="18"/>
        </w:rPr>
      </w:pPr>
      <w:r>
        <w:rPr>
          <w:rFonts w:ascii="Arial" w:hAnsi="Arial" w:cs="Arial"/>
          <w:sz w:val="18"/>
          <w:szCs w:val="18"/>
        </w:rPr>
        <w:t>在延安时期从事理论写作与译介工作时，张仲实进一步明确将翻译与传播理解为服务革命实践、反对教条主义的思想工作。他在《掌握创造性的马克思主义》中指出：“有两种马克思主义：一种是口头上的、书本上的、教条式的；另一种则是革命的、实践的、创造性的”（张仲实，2016：05）。他并强调中国共产党在长期革命斗争中已创造性地掌握并推进马克思主义。由此可见，张仲实所理解的“翻译/译介”，并非单纯将外来理论“搬运”入境，而是以现实斗争与国家命运为旨归，将理论转化为能够服务革命动员与民族解放的思想武器——既反对把马克思主义僵化为“书本化、口头化”的教条，也强调理论必须在实践中被理解、被运用并获得创造性发展（陈福康，2022：45；张埔华，2023）。</w:t>
      </w:r>
    </w:p>
    <w:p w14:paraId="37584490">
      <w:pPr>
        <w:jc w:val="both"/>
        <w:rPr>
          <w:rFonts w:ascii="Arial" w:hAnsi="Arial" w:cs="Arial"/>
          <w:sz w:val="18"/>
          <w:szCs w:val="18"/>
        </w:rPr>
      </w:pPr>
      <w:r>
        <w:rPr>
          <w:rFonts w:ascii="Arial" w:hAnsi="Arial" w:cs="Arial"/>
          <w:sz w:val="18"/>
          <w:szCs w:val="18"/>
        </w:rPr>
        <w:t>综上可见，张仲实的翻译观既承继近代以来“以译求强”的国家性传统，又在革命实践中转化为更具行动性的理论自觉：他通过《时事类编》等相对合法的平台译介苏联报刊与国际观点，使翻译直接嵌入革命宣传与思想动员；到延安时期，又以反教条主义立场强调马克思主义必须由“书本化、口头化”走向“革命的、实践的、创造性的”运用（张仲实，2016：02；张仲实，2016：05）。因此可以认为，在张仲实那里，翻译/译介并非中性的知识输入，而是一种以国家与民族现实需要为尺度的思想工作——以回应时代危机、更新社会观念、服务革命动员为目标，最终体现出鲜明的“国家为用”旨归（张积玉，2023；张埔华，2020）。</w:t>
      </w:r>
    </w:p>
    <w:p w14:paraId="504B1902">
      <w:pPr>
        <w:jc w:val="both"/>
        <w:rPr>
          <w:rFonts w:ascii="Arial" w:hAnsi="Arial" w:cs="Arial"/>
          <w:b/>
          <w:bCs/>
          <w:sz w:val="18"/>
          <w:szCs w:val="18"/>
        </w:rPr>
      </w:pPr>
      <w:r>
        <w:rPr>
          <w:rFonts w:ascii="Arial" w:hAnsi="Arial" w:cs="Arial"/>
          <w:b/>
          <w:bCs/>
          <w:sz w:val="18"/>
          <w:szCs w:val="18"/>
        </w:rPr>
        <w:t>3.2 人民为本的翻译思想</w:t>
      </w:r>
    </w:p>
    <w:p w14:paraId="6C0B539D">
      <w:pPr>
        <w:jc w:val="both"/>
        <w:rPr>
          <w:rFonts w:ascii="Arial" w:hAnsi="Arial" w:cs="Arial"/>
          <w:sz w:val="18"/>
          <w:szCs w:val="18"/>
        </w:rPr>
      </w:pPr>
      <w:r>
        <w:rPr>
          <w:rFonts w:ascii="Arial" w:hAnsi="Arial" w:cs="Arial"/>
          <w:sz w:val="18"/>
          <w:szCs w:val="18"/>
        </w:rPr>
        <w:t>20世纪30年代前后，中国广大民众整体受教育程度有限，文字表达与阅读习惯的差异，使抽象理论的传播很容易停留在少数知识群体内部。张仲实在从事报刊译介与理论宣传工作时逐渐意识到：无论是翻译还是阐释，都必须面向工农大众的理解水平，尽可能采用明白晓畅的白话表达，把复杂的理论观点转化为“读得懂、用得上”的政治语言与宣传话语。也正是在这一取向下，他强调译介不应只是文本搬运，而应通过通俗化、具体化的表达推动马克思主义在中国社会的普及与传播，从而在语言实践层面促进革命话语的形成与大众化，这构成张仲实“人民为本”翻译思想的基本轮廓（张埔华，2023；吴轶群，2021）。</w:t>
      </w:r>
    </w:p>
    <w:p w14:paraId="0993B1D6">
      <w:pPr>
        <w:jc w:val="both"/>
        <w:rPr>
          <w:rFonts w:ascii="Arial" w:hAnsi="Arial" w:cs="Arial"/>
          <w:sz w:val="18"/>
          <w:szCs w:val="18"/>
        </w:rPr>
      </w:pPr>
      <w:r>
        <w:rPr>
          <w:rFonts w:ascii="Arial" w:hAnsi="Arial" w:cs="Arial"/>
          <w:sz w:val="18"/>
          <w:szCs w:val="18"/>
        </w:rPr>
        <w:t>在生活书店工作期间，他利用业余时间持续翻译哲学与马克思主义理论著作，并强调译介内容要“深入浅出、通俗易懂”，让读者读得下去、看得明白、用得上（张仲实，2016：212）。这种对“可读性/可用性”的强调，体现出他将译介的目标明确指向大众接受：不是在术语层面追求艰深堆砌，而是把重要理论翻译成大众能理解的语言，把抽象道理讲成具体清楚的话，使翻译真正成为服务人民、启迪群众并参与现实改造的工具（张埔华，2020；张埔华，2023）。从出版史与传播史研究看，生活书店等进步出版机构在抗战语境下承担了理论普及与社会动员的双重功能，而张仲实正是在此类机制中将“通俗化译介”转化为具有广泛传播效能的出版实践（张埔华，2020）。</w:t>
      </w:r>
    </w:p>
    <w:p w14:paraId="021A25B4">
      <w:pPr>
        <w:jc w:val="both"/>
        <w:rPr>
          <w:rFonts w:ascii="Arial" w:hAnsi="Arial" w:cs="Arial"/>
          <w:sz w:val="18"/>
          <w:szCs w:val="18"/>
        </w:rPr>
      </w:pPr>
      <w:r>
        <w:rPr>
          <w:rFonts w:ascii="Arial" w:hAnsi="Arial" w:cs="Arial"/>
          <w:sz w:val="18"/>
          <w:szCs w:val="18"/>
        </w:rPr>
        <w:t>张仲实还强调，文盲与艰涩的旧文体在客观上把广大民众挡在新文化与新知识之外，形成一道难以逾越的“隔墙”，因此必须以更为大众化、口语化、便于识读的表达方式作为教育与宣传工具，服务于扫除文盲、普及政治与科学知识的现实任务（张仲实，2016：323）。也就是说，他虽以语言改革与普及教育为路径推进文化建设，但其根本立场仍是把人民作为接受主体，以群众的文化现状与理解能力为出发点，使译介真正成为面向大众、服务大众的思想工作，由此凸显出鲜明的“人民为本”译介取向（陈福康，2022：45）。</w:t>
      </w:r>
    </w:p>
    <w:p w14:paraId="40251E64">
      <w:pPr>
        <w:jc w:val="both"/>
        <w:rPr>
          <w:rFonts w:ascii="Arial" w:hAnsi="Arial" w:cs="Arial"/>
          <w:sz w:val="18"/>
          <w:szCs w:val="18"/>
        </w:rPr>
      </w:pPr>
      <w:r>
        <w:rPr>
          <w:rFonts w:ascii="Arial" w:hAnsi="Arial" w:cs="Arial"/>
          <w:sz w:val="18"/>
          <w:szCs w:val="18"/>
        </w:rPr>
        <w:t>此外，从《伊犁行记》的具体记述亦可见，张仲实在边疆工作语境中形成了一种以“人民能懂、人民能用”为尺度的传播/译介观念，这也构成其“人民为本”译介思想的重要经验形态：他组织与参与的宣传活动并不局限于书面论述，而是借助话剧、歌咏、讲演、漫画、壁报与标语等多种形式，把抽象的“国家大事”转化为群众可感、可理解的公共语言——“到一地方，先展贴漫画、壁报、书写墙上标语，并唱歌一两首，把群众吸引来后，再作演说”，且“演说中也是先从解释漫画或标语起，然后再转到国家大事”；在维吾尔族区域，“听者较多，每场总有二三百人”（张仲实，2016：59-79）。这显示他始终把受众的接受方式与理解能力放在首位，并据此调整表达路径与叙述层次。在疆著译研究亦指出，张仲实在疆时期的理论写作与译介具有明显的“理论联系实际、面向群众传播”的特点，其传播路径强调可理解性与可动员性（吴轶群，2021：84-92；张积玉，2021）。由此可以认为，张仲实所理解的“译介/传播”是一种面向人民大众的意义转化与话语再造：以通俗可达的表达突破知识壁垒，把国家与时代的命题“翻译”为群众听得懂、愿意听、用得上的思想资源，其根本指向正是以人民为本的启蒙与动员（吴轶群，2021；张积玉，2021）。</w:t>
      </w:r>
    </w:p>
    <w:p w14:paraId="6B0BBE6A">
      <w:pPr>
        <w:jc w:val="both"/>
        <w:rPr>
          <w:rFonts w:ascii="Arial" w:hAnsi="Arial" w:cs="Arial"/>
          <w:sz w:val="18"/>
          <w:szCs w:val="18"/>
        </w:rPr>
      </w:pPr>
      <w:r>
        <w:rPr>
          <w:rFonts w:ascii="Arial" w:hAnsi="Arial" w:cs="Arial"/>
          <w:sz w:val="18"/>
          <w:szCs w:val="18"/>
        </w:rPr>
        <w:t>因此，张仲实所追求的并非少数人的学术化译述，而是一种面向群众的通俗化阐释与传播路径：以大众可接受的语言打通理论与现实之间的隔阂，使译介真正服务人民、启迪青年、凝聚力量，由此勾勒出其“人民为本”翻译思想的基本轮廓（张埔华，2020；张埔华，2023）。</w:t>
      </w:r>
    </w:p>
    <w:p w14:paraId="3C94E26B">
      <w:pPr>
        <w:jc w:val="both"/>
        <w:rPr>
          <w:rFonts w:ascii="Arial" w:hAnsi="Arial" w:cs="Arial"/>
          <w:b/>
          <w:bCs/>
          <w:sz w:val="18"/>
          <w:szCs w:val="18"/>
        </w:rPr>
      </w:pPr>
      <w:r>
        <w:rPr>
          <w:rFonts w:ascii="Arial" w:hAnsi="Arial" w:cs="Arial"/>
          <w:b/>
          <w:bCs/>
          <w:sz w:val="18"/>
          <w:szCs w:val="18"/>
        </w:rPr>
        <w:t>3.3 信顺相通的翻译思想</w:t>
      </w:r>
    </w:p>
    <w:p w14:paraId="36BEEABA">
      <w:pPr>
        <w:jc w:val="both"/>
        <w:rPr>
          <w:rFonts w:ascii="Arial" w:hAnsi="Arial" w:cs="Arial"/>
          <w:sz w:val="18"/>
          <w:szCs w:val="18"/>
        </w:rPr>
      </w:pPr>
      <w:r>
        <w:rPr>
          <w:rFonts w:ascii="Arial" w:hAnsi="Arial" w:cs="Arial"/>
          <w:sz w:val="18"/>
          <w:szCs w:val="18"/>
        </w:rPr>
        <w:t>近代以来，“怎样才算好翻译”始终是中国翻译史上的核心议题。张仲实在讨论翻译原则与标准时，先将问题置于中国翻译论争的谱系之中：从严复提出“信、达、雅”以来，译界对“信”与“达/顺”的取舍便屡有分歧；到20世纪30年代初，鲁迅与赵景深等人围绕“信”与“顺”的关系展开激烈争论——前者主张“宁信而不顺”，后者则主张“宁顺而不信”（张仲实，2016：574-577）。这种对译界论争的回顾，既体现其译论的史识意识，也表明其翻译原则并非凭空提出，而是对当时理论翻译与社会传播需求的回应。</w:t>
      </w:r>
    </w:p>
    <w:p w14:paraId="553FC2D4">
      <w:pPr>
        <w:jc w:val="both"/>
        <w:rPr>
          <w:rFonts w:ascii="Arial" w:hAnsi="Arial" w:cs="Arial"/>
          <w:sz w:val="18"/>
          <w:szCs w:val="18"/>
        </w:rPr>
      </w:pPr>
      <w:r>
        <w:rPr>
          <w:rFonts w:ascii="Arial" w:hAnsi="Arial" w:cs="Arial"/>
          <w:sz w:val="18"/>
          <w:szCs w:val="18"/>
        </w:rPr>
        <w:t>在此基础上，张仲实一方面强调译文必须“忠实”——尤其是理论文本中的概念、判断与逻辑关系，不能随意增删、曲解，更不能在关键术语上含混；另一方面又强调译文必须“流畅”，要求表达“清楚明白”，并尽量保持原著语言的“鲜明性和生动性”，反对拘泥于原文、逐字逐句的“死译”，因为这种做法表面上近似忠实，实则容易造成意思走样、精神失真（张仲实，2016：574-577）。由此，张仲实把“信”与“顺”理解为同一目标的两个侧面：真正的“信”不是字面贴靠，而是把原作思想准确传达出来；真正的“顺”也不是任意改写，而是在不损害原意的前提下，使译文更易读、更能进入读者的理解结构，甚至在必要处借用更有效的句式来增强汉语表达力。正是在这一意义上，他形成了“信顺相通”的翻译思想——以忠实确保理论不走样，以通达保证读者读得懂、用得上，从而实现译介在传播思想与服务现实中的效力（陈福康，2022：45；张仲实，2016：574-577）。</w:t>
      </w:r>
    </w:p>
    <w:p w14:paraId="0A221004">
      <w:pPr>
        <w:jc w:val="both"/>
        <w:rPr>
          <w:rFonts w:ascii="Arial" w:hAnsi="Arial" w:cs="Arial"/>
          <w:sz w:val="18"/>
          <w:szCs w:val="18"/>
        </w:rPr>
      </w:pPr>
      <w:r>
        <w:rPr>
          <w:rFonts w:ascii="Arial" w:hAnsi="Arial" w:cs="Arial"/>
          <w:sz w:val="18"/>
          <w:szCs w:val="18"/>
        </w:rPr>
        <w:t>总体而言，张仲实翻译思想的革命取向体现为国家性与人民性的内在统一。“国家为用”与“人民为本”是同一思想框架的两端：前者提供行动起点与价值目标，后者指向最终服务对象与实践落点；与此同时，他在翻译方法上强调“信”与“顺”的辩证协调。正是在目标、立场与方法的交织中，张仲实的翻译思想得以较为完整地呈现，并为理解马克思主义理论译介的中国化路径提供了重要个案（张仲实，2016；张埔华，2023；张积玉，2023）。</w:t>
      </w:r>
    </w:p>
    <w:p w14:paraId="3FC52D92">
      <w:pPr>
        <w:jc w:val="both"/>
        <w:rPr>
          <w:rFonts w:hint="eastAsia" w:ascii="Arial" w:hAnsi="Arial" w:cs="Arial"/>
          <w:sz w:val="18"/>
          <w:szCs w:val="18"/>
        </w:rPr>
      </w:pPr>
    </w:p>
    <w:p w14:paraId="03D7A3DF">
      <w:pPr>
        <w:jc w:val="both"/>
        <w:rPr>
          <w:rFonts w:hint="eastAsia" w:ascii="Arial" w:hAnsi="Arial" w:cs="Arial"/>
          <w:sz w:val="18"/>
          <w:szCs w:val="18"/>
        </w:rPr>
      </w:pPr>
    </w:p>
    <w:p w14:paraId="3495055A">
      <w:pPr>
        <w:jc w:val="both"/>
        <w:rPr>
          <w:rFonts w:ascii="Arial" w:hAnsi="Arial" w:cs="Arial"/>
          <w:sz w:val="18"/>
          <w:szCs w:val="18"/>
        </w:rPr>
      </w:pPr>
    </w:p>
    <w:p w14:paraId="62542508">
      <w:pPr>
        <w:jc w:val="both"/>
        <w:rPr>
          <w:rFonts w:ascii="Arial" w:hAnsi="Arial" w:cs="Arial"/>
          <w:sz w:val="18"/>
          <w:szCs w:val="18"/>
        </w:rPr>
      </w:pPr>
    </w:p>
    <w:p w14:paraId="73C4162D">
      <w:pPr>
        <w:jc w:val="both"/>
        <w:rPr>
          <w:rFonts w:ascii="Arial" w:hAnsi="Arial" w:cs="Arial"/>
          <w:sz w:val="18"/>
          <w:szCs w:val="18"/>
        </w:rPr>
      </w:pPr>
    </w:p>
    <w:p w14:paraId="715C4E7C">
      <w:pPr>
        <w:jc w:val="both"/>
        <w:rPr>
          <w:rFonts w:ascii="Arial" w:hAnsi="Arial" w:cs="Arial"/>
          <w:sz w:val="18"/>
          <w:szCs w:val="18"/>
        </w:rPr>
      </w:pPr>
    </w:p>
    <w:p w14:paraId="7F15E3E9">
      <w:pPr>
        <w:jc w:val="both"/>
        <w:rPr>
          <w:rFonts w:ascii="Arial" w:hAnsi="Arial" w:cs="Arial"/>
          <w:sz w:val="18"/>
          <w:szCs w:val="18"/>
        </w:rPr>
      </w:pPr>
    </w:p>
    <w:p w14:paraId="64236A14">
      <w:pPr>
        <w:jc w:val="both"/>
        <w:rPr>
          <w:rFonts w:ascii="Arial" w:hAnsi="Arial" w:cs="Arial"/>
          <w:sz w:val="18"/>
          <w:szCs w:val="18"/>
        </w:rPr>
      </w:pPr>
    </w:p>
    <w:p w14:paraId="2A0C9373">
      <w:pPr>
        <w:jc w:val="both"/>
        <w:rPr>
          <w:rFonts w:ascii="Arial" w:hAnsi="Arial" w:cs="Arial"/>
          <w:sz w:val="18"/>
          <w:szCs w:val="18"/>
        </w:rPr>
      </w:pPr>
    </w:p>
    <w:p w14:paraId="5701723C">
      <w:pPr>
        <w:pageBreakBefore/>
        <w:rPr>
          <w:rFonts w:hint="eastAsia"/>
          <w:b/>
          <w:bCs/>
        </w:rPr>
      </w:pPr>
      <w:r>
        <w:rPr>
          <w:rFonts w:hint="eastAsia"/>
          <w:b/>
          <w:bCs/>
        </w:rPr>
        <w:t>参考文献</w:t>
      </w:r>
    </w:p>
    <w:p w14:paraId="0616C28A">
      <w:pPr>
        <w:pStyle w:val="31"/>
        <w:numPr>
          <w:ilvl w:val="0"/>
          <w:numId w:val="1"/>
        </w:numPr>
        <w:jc w:val="both"/>
        <w:rPr>
          <w:rFonts w:hint="eastAsia" w:ascii="Arial" w:hAnsi="Arial" w:cs="Arial"/>
          <w:sz w:val="18"/>
          <w:szCs w:val="18"/>
        </w:rPr>
      </w:pPr>
      <w:r>
        <w:rPr>
          <w:rFonts w:hint="eastAsia" w:ascii="Arial" w:hAnsi="Arial" w:cs="Arial"/>
          <w:sz w:val="18"/>
          <w:szCs w:val="18"/>
        </w:rPr>
        <w:t>陈福康. 中国译学理论史稿 [M]. 上海: 外语教学与研究出版社, 2022.</w:t>
      </w:r>
    </w:p>
    <w:p w14:paraId="3D4FC684">
      <w:pPr>
        <w:pStyle w:val="31"/>
        <w:numPr>
          <w:ilvl w:val="0"/>
          <w:numId w:val="1"/>
        </w:numPr>
        <w:jc w:val="both"/>
        <w:rPr>
          <w:rFonts w:hint="eastAsia" w:ascii="Arial" w:hAnsi="Arial" w:cs="Arial"/>
          <w:sz w:val="18"/>
          <w:szCs w:val="18"/>
        </w:rPr>
      </w:pPr>
      <w:r>
        <w:rPr>
          <w:rFonts w:hint="eastAsia" w:ascii="Arial" w:hAnsi="Arial" w:cs="Arial"/>
          <w:sz w:val="18"/>
          <w:szCs w:val="18"/>
        </w:rPr>
        <w:t>姜椿芳. 张仲实的翻译道路 [J]. 中国翻译, 1984(06): 2-4.</w:t>
      </w:r>
    </w:p>
    <w:p w14:paraId="125FDD8A">
      <w:pPr>
        <w:pStyle w:val="31"/>
        <w:numPr>
          <w:ilvl w:val="0"/>
          <w:numId w:val="1"/>
        </w:numPr>
        <w:jc w:val="both"/>
        <w:rPr>
          <w:rFonts w:hint="eastAsia" w:ascii="Arial" w:hAnsi="Arial" w:cs="Arial"/>
          <w:sz w:val="18"/>
          <w:szCs w:val="18"/>
        </w:rPr>
      </w:pPr>
      <w:r>
        <w:rPr>
          <w:rFonts w:hint="eastAsia" w:ascii="Arial" w:hAnsi="Arial" w:cs="Arial"/>
          <w:sz w:val="18"/>
          <w:szCs w:val="18"/>
        </w:rPr>
        <w:t>姜椿芳. 张仲实五十年编译工作纪实 [J]. 出版工作, 1984(05).</w:t>
      </w:r>
    </w:p>
    <w:p w14:paraId="02D8602C">
      <w:pPr>
        <w:pStyle w:val="31"/>
        <w:numPr>
          <w:ilvl w:val="0"/>
          <w:numId w:val="1"/>
        </w:numPr>
        <w:jc w:val="both"/>
        <w:rPr>
          <w:rFonts w:hint="eastAsia" w:ascii="Arial" w:hAnsi="Arial" w:cs="Arial"/>
          <w:sz w:val="18"/>
          <w:szCs w:val="18"/>
        </w:rPr>
      </w:pPr>
      <w:r>
        <w:rPr>
          <w:rFonts w:hint="eastAsia" w:ascii="Arial" w:hAnsi="Arial" w:cs="Arial"/>
          <w:sz w:val="18"/>
          <w:szCs w:val="18"/>
        </w:rPr>
        <w:t>王建华, 胡茜. 瞿秋白翻译实践与思想研究 [J]. 中国翻译, 2024, 45(01): 77-86.</w:t>
      </w:r>
    </w:p>
    <w:p w14:paraId="6A596746">
      <w:pPr>
        <w:pStyle w:val="31"/>
        <w:numPr>
          <w:ilvl w:val="0"/>
          <w:numId w:val="1"/>
        </w:numPr>
        <w:jc w:val="both"/>
        <w:rPr>
          <w:rFonts w:hint="eastAsia" w:ascii="Arial" w:hAnsi="Arial" w:cs="Arial"/>
          <w:sz w:val="18"/>
          <w:szCs w:val="18"/>
        </w:rPr>
      </w:pPr>
      <w:r>
        <w:rPr>
          <w:rFonts w:hint="eastAsia" w:ascii="Arial" w:hAnsi="Arial" w:cs="Arial"/>
          <w:sz w:val="18"/>
          <w:szCs w:val="18"/>
        </w:rPr>
        <w:t>王霞. 庆祝张仲实翻译研究马列著作五十周年的讲话 [J]. 马列主义研究, 1984(04): 32-34.</w:t>
      </w:r>
    </w:p>
    <w:p w14:paraId="06C7BEF7">
      <w:pPr>
        <w:pStyle w:val="31"/>
        <w:numPr>
          <w:ilvl w:val="0"/>
          <w:numId w:val="1"/>
        </w:numPr>
        <w:jc w:val="both"/>
        <w:rPr>
          <w:rFonts w:hint="eastAsia" w:ascii="Arial" w:hAnsi="Arial" w:cs="Arial"/>
          <w:sz w:val="18"/>
          <w:szCs w:val="18"/>
        </w:rPr>
      </w:pPr>
      <w:r>
        <w:rPr>
          <w:rFonts w:hint="eastAsia" w:ascii="Arial" w:hAnsi="Arial" w:cs="Arial"/>
          <w:sz w:val="18"/>
          <w:szCs w:val="18"/>
        </w:rPr>
        <w:t>吴轶群. 张仲实新疆时期文化统战与翻译启蒙工作考察 [J]. 理论探讨, 2021(03).</w:t>
      </w:r>
    </w:p>
    <w:p w14:paraId="37F5B0FE">
      <w:pPr>
        <w:pStyle w:val="31"/>
        <w:numPr>
          <w:ilvl w:val="0"/>
          <w:numId w:val="1"/>
        </w:numPr>
        <w:jc w:val="both"/>
        <w:rPr>
          <w:rFonts w:hint="eastAsia" w:ascii="Arial" w:hAnsi="Arial" w:cs="Arial"/>
          <w:sz w:val="18"/>
          <w:szCs w:val="18"/>
        </w:rPr>
      </w:pPr>
      <w:r>
        <w:rPr>
          <w:rFonts w:hint="eastAsia" w:ascii="Arial" w:hAnsi="Arial" w:cs="Arial"/>
          <w:sz w:val="18"/>
          <w:szCs w:val="18"/>
        </w:rPr>
        <w:t>张积玉. 近90年来学界对张仲实的研究及其思考 [J]. 唐都学刊, 2023, 39(05): 5-13.</w:t>
      </w:r>
    </w:p>
    <w:p w14:paraId="2F2BD04F">
      <w:pPr>
        <w:pStyle w:val="31"/>
        <w:numPr>
          <w:ilvl w:val="0"/>
          <w:numId w:val="1"/>
        </w:numPr>
        <w:jc w:val="both"/>
        <w:rPr>
          <w:rFonts w:hint="eastAsia" w:ascii="Arial" w:hAnsi="Arial" w:cs="Arial"/>
          <w:sz w:val="18"/>
          <w:szCs w:val="18"/>
        </w:rPr>
      </w:pPr>
      <w:r>
        <w:rPr>
          <w:rFonts w:hint="eastAsia" w:ascii="Arial" w:hAnsi="Arial" w:cs="Arial"/>
          <w:sz w:val="18"/>
          <w:szCs w:val="18"/>
        </w:rPr>
        <w:t>张积玉. 张仲实留苏期间的翻译活动及其一生传播马克思主义的历史阶段考论 [J]. 西部学刊, 2023(11): 14-21.</w:t>
      </w:r>
    </w:p>
    <w:p w14:paraId="2FCAF8D3">
      <w:pPr>
        <w:pStyle w:val="31"/>
        <w:numPr>
          <w:ilvl w:val="0"/>
          <w:numId w:val="1"/>
        </w:numPr>
        <w:jc w:val="both"/>
        <w:rPr>
          <w:rFonts w:hint="eastAsia" w:ascii="Arial" w:hAnsi="Arial" w:cs="Arial"/>
          <w:sz w:val="18"/>
          <w:szCs w:val="18"/>
        </w:rPr>
      </w:pPr>
      <w:r>
        <w:rPr>
          <w:rFonts w:hint="eastAsia" w:ascii="Arial" w:hAnsi="Arial" w:cs="Arial"/>
          <w:sz w:val="18"/>
          <w:szCs w:val="18"/>
        </w:rPr>
        <w:t>张埔华. 二十世纪三四十年代张仲实编辑出版实践述论 [J]. 宝鸡文理学院学报（社会科学版）, 2020, 40(03): 97-101.</w:t>
      </w:r>
    </w:p>
    <w:p w14:paraId="76E0393E">
      <w:pPr>
        <w:pStyle w:val="31"/>
        <w:numPr>
          <w:ilvl w:val="0"/>
          <w:numId w:val="1"/>
        </w:numPr>
        <w:jc w:val="both"/>
        <w:rPr>
          <w:rFonts w:hint="eastAsia" w:ascii="Arial" w:hAnsi="Arial" w:cs="Arial"/>
          <w:sz w:val="18"/>
          <w:szCs w:val="18"/>
        </w:rPr>
      </w:pPr>
      <w:r>
        <w:rPr>
          <w:rFonts w:hint="eastAsia" w:ascii="Arial" w:hAnsi="Arial" w:cs="Arial"/>
          <w:sz w:val="18"/>
          <w:szCs w:val="18"/>
        </w:rPr>
        <w:t>张埔华, 陈永森. 张仲实对马克思主义在中国传播的历史贡献 [J]. 福建论坛（人文社会科学版）, 2021(05): 15-25.</w:t>
      </w:r>
    </w:p>
    <w:p w14:paraId="2205A35D">
      <w:pPr>
        <w:pStyle w:val="31"/>
        <w:numPr>
          <w:ilvl w:val="0"/>
          <w:numId w:val="1"/>
        </w:numPr>
        <w:jc w:val="both"/>
        <w:rPr>
          <w:rFonts w:hint="eastAsia" w:ascii="Arial" w:hAnsi="Arial" w:cs="Arial"/>
          <w:sz w:val="18"/>
          <w:szCs w:val="18"/>
        </w:rPr>
      </w:pPr>
      <w:r>
        <w:rPr>
          <w:rFonts w:hint="eastAsia" w:ascii="Arial" w:hAnsi="Arial" w:cs="Arial"/>
          <w:sz w:val="18"/>
          <w:szCs w:val="18"/>
        </w:rPr>
        <w:t>张仲实. 张仲实文集（第3卷）[M]. 北京: 中央编译出版社, 2016.</w:t>
      </w:r>
    </w:p>
    <w:p w14:paraId="4D58E041">
      <w:pPr>
        <w:pStyle w:val="31"/>
        <w:numPr>
          <w:ilvl w:val="0"/>
          <w:numId w:val="1"/>
        </w:numPr>
        <w:jc w:val="both"/>
        <w:rPr>
          <w:rFonts w:hint="eastAsia" w:ascii="Arial" w:hAnsi="Arial" w:cs="Arial"/>
          <w:sz w:val="18"/>
          <w:szCs w:val="18"/>
        </w:rPr>
      </w:pPr>
      <w:r>
        <w:rPr>
          <w:rFonts w:hint="eastAsia" w:ascii="Arial" w:hAnsi="Arial" w:cs="Arial"/>
          <w:sz w:val="18"/>
          <w:szCs w:val="18"/>
        </w:rPr>
        <w:t>张积玉. 投身大革命洪流——张仲实20世纪20年代在三原的革命活动考略 [J]. 渭南师范学院学报, 2025(07): 51-70.</w:t>
      </w:r>
    </w:p>
    <w:p w14:paraId="49D2C1EB">
      <w:pPr>
        <w:pStyle w:val="31"/>
        <w:numPr>
          <w:ilvl w:val="0"/>
          <w:numId w:val="1"/>
        </w:numPr>
        <w:jc w:val="both"/>
        <w:rPr>
          <w:rFonts w:hint="eastAsia" w:ascii="Arial" w:hAnsi="Arial" w:cs="Arial"/>
          <w:sz w:val="18"/>
          <w:szCs w:val="18"/>
        </w:rPr>
      </w:pPr>
      <w:r>
        <w:rPr>
          <w:rFonts w:hint="eastAsia" w:ascii="Arial" w:hAnsi="Arial" w:cs="Arial"/>
          <w:sz w:val="18"/>
          <w:szCs w:val="18"/>
        </w:rPr>
        <w:t>张埔华. 张仲实的马克思主义编译出版实践与思想启示 [J]. 福建师范大学学报（哲学社会科学版）, 2023(04): 23-31.</w:t>
      </w:r>
    </w:p>
    <w:p w14:paraId="3566218C">
      <w:pPr>
        <w:pStyle w:val="31"/>
        <w:numPr>
          <w:ilvl w:val="0"/>
          <w:numId w:val="1"/>
        </w:numPr>
        <w:jc w:val="both"/>
        <w:rPr>
          <w:rFonts w:hint="eastAsia" w:ascii="Arial" w:hAnsi="Arial" w:cs="Arial"/>
          <w:sz w:val="18"/>
          <w:szCs w:val="18"/>
        </w:rPr>
      </w:pPr>
      <w:r>
        <w:rPr>
          <w:rFonts w:hint="eastAsia" w:ascii="Arial" w:hAnsi="Arial" w:cs="Arial"/>
          <w:sz w:val="18"/>
          <w:szCs w:val="18"/>
        </w:rPr>
        <w:t>张埔华. 新中国成立前后张仲实的出版宣传与党员教育活动 [J]. 唐都学刊, 2024, 40(01): 85-90.</w:t>
      </w:r>
    </w:p>
    <w:p w14:paraId="26676064">
      <w:pPr>
        <w:pStyle w:val="31"/>
        <w:numPr>
          <w:ilvl w:val="0"/>
          <w:numId w:val="1"/>
        </w:numPr>
        <w:jc w:val="both"/>
        <w:rPr>
          <w:rFonts w:hint="eastAsia" w:ascii="Arial" w:hAnsi="Arial" w:cs="Arial"/>
          <w:sz w:val="18"/>
          <w:szCs w:val="18"/>
        </w:rPr>
      </w:pPr>
      <w:r>
        <w:rPr>
          <w:rFonts w:hint="eastAsia" w:ascii="Arial" w:hAnsi="Arial" w:cs="Arial"/>
          <w:sz w:val="18"/>
          <w:szCs w:val="18"/>
        </w:rPr>
        <w:t>周家华. 张仲实马克思主义出版理论研究 [J]. 中国出版, 2012(07).</w:t>
      </w:r>
    </w:p>
    <w:p w14:paraId="66E9957F">
      <w:pPr>
        <w:pStyle w:val="31"/>
        <w:numPr>
          <w:ilvl w:val="0"/>
          <w:numId w:val="1"/>
        </w:numPr>
        <w:jc w:val="both"/>
        <w:rPr>
          <w:rFonts w:hint="eastAsia" w:ascii="Arial" w:hAnsi="Arial" w:cs="Arial"/>
          <w:sz w:val="18"/>
          <w:szCs w:val="18"/>
        </w:rPr>
      </w:pPr>
      <w:r>
        <w:rPr>
          <w:rFonts w:hint="eastAsia" w:ascii="Arial" w:hAnsi="Arial" w:cs="Arial"/>
          <w:sz w:val="18"/>
          <w:szCs w:val="18"/>
        </w:rPr>
        <w:t>林理明. 愿光辉的出版思想发扬光大──纪念马克思主义出版家张仲实 [J]. 出版发行研究, 1994(04): 43-44.</w:t>
      </w:r>
    </w:p>
    <w:p w14:paraId="2A1919AE">
      <w:pPr>
        <w:pStyle w:val="31"/>
        <w:numPr>
          <w:ilvl w:val="0"/>
          <w:numId w:val="1"/>
        </w:numPr>
        <w:jc w:val="both"/>
        <w:rPr>
          <w:rFonts w:hint="eastAsia" w:ascii="Arial" w:hAnsi="Arial" w:cs="Arial"/>
          <w:sz w:val="18"/>
          <w:szCs w:val="18"/>
        </w:rPr>
      </w:pPr>
      <w:r>
        <w:rPr>
          <w:rFonts w:hint="eastAsia" w:ascii="Arial" w:hAnsi="Arial" w:cs="Arial"/>
          <w:sz w:val="18"/>
          <w:szCs w:val="18"/>
        </w:rPr>
        <w:t>林理明. 张仲实在革命出版事业中的历史性贡献 [J]. 编辑学刊, 1996(01): 62-65.</w:t>
      </w:r>
    </w:p>
    <w:p w14:paraId="44C1E09C">
      <w:pPr>
        <w:pStyle w:val="31"/>
        <w:numPr>
          <w:ilvl w:val="0"/>
          <w:numId w:val="1"/>
        </w:numPr>
        <w:jc w:val="both"/>
        <w:rPr>
          <w:rFonts w:ascii="Arial" w:hAnsi="Arial" w:cs="Arial"/>
          <w:sz w:val="18"/>
          <w:szCs w:val="18"/>
        </w:rPr>
      </w:pPr>
      <w:r>
        <w:rPr>
          <w:rFonts w:hint="eastAsia" w:ascii="Arial" w:hAnsi="Arial" w:cs="Arial"/>
          <w:sz w:val="18"/>
          <w:szCs w:val="18"/>
        </w:rPr>
        <w:t>唐月美. 张仲实与马克思主义经典著作的翻译及传播 [D]. 山东理工大学硕士学位论文, 2022.</w:t>
      </w:r>
    </w:p>
    <w:p w14:paraId="03558635">
      <w:pPr>
        <w:pStyle w:val="31"/>
        <w:numPr>
          <w:ilvl w:val="0"/>
          <w:numId w:val="1"/>
        </w:numPr>
        <w:jc w:val="both"/>
        <w:rPr>
          <w:rFonts w:ascii="Arial" w:hAnsi="Arial" w:cs="Arial"/>
          <w:sz w:val="18"/>
          <w:szCs w:val="18"/>
        </w:rPr>
      </w:pPr>
      <w:r>
        <w:rPr>
          <w:rFonts w:ascii="Arial" w:hAnsi="Arial" w:cs="Arial"/>
          <w:sz w:val="18"/>
          <w:szCs w:val="18"/>
        </w:rPr>
        <w:t xml:space="preserve">张积玉. 张仲实《伊犁行记》之价值 [J]. 陕西师范大学学报（哲学社会科学版）, 2021. </w:t>
      </w:r>
    </w:p>
    <w:p w14:paraId="192D1428">
      <w:pPr>
        <w:pStyle w:val="31"/>
        <w:numPr>
          <w:ilvl w:val="0"/>
          <w:numId w:val="1"/>
        </w:numPr>
        <w:jc w:val="both"/>
        <w:rPr>
          <w:rFonts w:ascii="Arial" w:hAnsi="Arial" w:cs="Arial"/>
          <w:sz w:val="18"/>
          <w:szCs w:val="18"/>
        </w:rPr>
      </w:pPr>
      <w:r>
        <w:rPr>
          <w:rFonts w:ascii="Arial" w:hAnsi="Arial" w:cs="Arial"/>
          <w:sz w:val="18"/>
          <w:szCs w:val="18"/>
        </w:rPr>
        <w:t xml:space="preserve">吴轶群, 郭静伟. 张仲实在疆著译的当代启示 [J]. 新疆大学学报（哲学·人文社会科学版）, 2021, 49(05): 84-92. </w:t>
      </w:r>
    </w:p>
    <w:p w14:paraId="714D24FC">
      <w:pPr>
        <w:pStyle w:val="31"/>
        <w:numPr>
          <w:ilvl w:val="0"/>
          <w:numId w:val="1"/>
        </w:numPr>
        <w:jc w:val="both"/>
        <w:rPr>
          <w:rFonts w:ascii="Arial" w:hAnsi="Arial" w:cs="Arial"/>
          <w:sz w:val="18"/>
          <w:szCs w:val="18"/>
        </w:rPr>
      </w:pPr>
      <w:r>
        <w:rPr>
          <w:rFonts w:ascii="Arial" w:hAnsi="Arial" w:cs="Arial"/>
          <w:sz w:val="18"/>
          <w:szCs w:val="18"/>
        </w:rPr>
        <w:t xml:space="preserve">叶必成. 张仲实推进马克思主义传播研究（1924-1956）[D]. 华东师范大学, 2022. </w:t>
      </w:r>
    </w:p>
    <w:p w14:paraId="122AAB2D">
      <w:pPr>
        <w:jc w:val="both"/>
        <w:rPr>
          <w:rFonts w:ascii="Arial" w:hAnsi="Arial" w:cs="Arial"/>
          <w:sz w:val="18"/>
          <w:szCs w:val="18"/>
        </w:rPr>
      </w:pPr>
    </w:p>
    <w:p w14:paraId="17732AD3">
      <w:pPr>
        <w:jc w:val="both"/>
        <w:rPr>
          <w:rFonts w:ascii="Arial" w:hAnsi="Arial" w:cs="Arial"/>
          <w:sz w:val="18"/>
          <w:szCs w:val="18"/>
        </w:rPr>
      </w:pPr>
    </w:p>
    <w:p w14:paraId="56018DEC">
      <w:pPr>
        <w:jc w:val="both"/>
        <w:rPr>
          <w:rFonts w:ascii="Arial" w:hAnsi="Arial" w:cs="Arial"/>
          <w:sz w:val="18"/>
          <w:szCs w:val="18"/>
        </w:rPr>
      </w:pPr>
    </w:p>
    <w:p w14:paraId="06A54099">
      <w:pPr>
        <w:jc w:val="both"/>
        <w:rPr>
          <w:rFonts w:hint="eastAsia" w:ascii="Arial" w:hAnsi="Arial" w:cs="Arial"/>
          <w:sz w:val="18"/>
          <w:szCs w:val="18"/>
        </w:rPr>
      </w:pPr>
    </w:p>
    <w:p w14:paraId="1277913B">
      <w:pPr>
        <w:jc w:val="both"/>
        <w:rPr>
          <w:rFonts w:hint="eastAsia" w:ascii="Arial" w:hAnsi="Arial" w:cs="Arial"/>
          <w:sz w:val="18"/>
          <w:szCs w:val="18"/>
          <w:lang w:val="en-GB"/>
        </w:rPr>
      </w:pPr>
    </w:p>
    <w:p w14:paraId="6360448C">
      <w:pPr>
        <w:jc w:val="both"/>
        <w:rPr>
          <w:rFonts w:hint="eastAsia" w:ascii="Arial" w:hAnsi="Arial" w:cs="Arial"/>
          <w:sz w:val="18"/>
          <w:szCs w:val="18"/>
        </w:rPr>
      </w:pPr>
    </w:p>
    <w:p w14:paraId="4E42FB03">
      <w:pPr>
        <w:jc w:val="both"/>
        <w:rPr>
          <w:rFonts w:ascii="Arial" w:hAnsi="Arial" w:cs="Arial"/>
          <w:sz w:val="22"/>
          <w:szCs w:val="22"/>
        </w:rPr>
      </w:pPr>
    </w:p>
    <w:sectPr>
      <w:pgSz w:w="12240" w:h="15840"/>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67710216" w:date="2025-12-22T19:42:33Z" w:initials="">
    <w:p w14:paraId="2596267E">
      <w:pPr>
        <w:pStyle w:val="11"/>
        <w:rPr>
          <w:rFonts w:hint="default" w:eastAsiaTheme="minorEastAsia"/>
          <w:lang w:val="en-US" w:eastAsia="zh-CN"/>
        </w:rPr>
      </w:pPr>
      <w:r>
        <w:rPr>
          <w:rFonts w:hint="eastAsia"/>
          <w:lang w:val="en-US" w:eastAsia="zh-CN"/>
        </w:rPr>
        <w:t>这句话是谁说的？何年何出处何页？</w:t>
      </w:r>
    </w:p>
  </w:comment>
  <w:comment w:id="1" w:author="WPS_1667710216" w:date="2025-12-22T19:43:12Z" w:initials="">
    <w:p w14:paraId="268974CB">
      <w:pPr>
        <w:pStyle w:val="11"/>
        <w:rPr>
          <w:rFonts w:hint="default" w:eastAsiaTheme="minorEastAsia"/>
          <w:lang w:val="en-US" w:eastAsia="zh-CN"/>
        </w:rPr>
      </w:pPr>
      <w:r>
        <w:rPr>
          <w:rFonts w:hint="eastAsia"/>
          <w:lang w:val="en-US" w:eastAsia="zh-CN"/>
        </w:rPr>
        <w:t>没有具体页码？要区分</w:t>
      </w:r>
    </w:p>
  </w:comment>
  <w:comment w:id="2" w:author="WPS_1667710216" w:date="2025-12-22T19:43:49Z" w:initials="">
    <w:p w14:paraId="78C78303">
      <w:pPr>
        <w:pStyle w:val="11"/>
        <w:rPr>
          <w:rFonts w:hint="default" w:eastAsiaTheme="minorEastAsia"/>
          <w:lang w:val="en-US" w:eastAsia="zh-CN"/>
        </w:rPr>
      </w:pPr>
      <w:r>
        <w:rPr>
          <w:rFonts w:hint="eastAsia"/>
          <w:lang w:val="en-US" w:eastAsia="zh-CN"/>
        </w:rPr>
        <w:t>他说了前面的一段话？还是一小句？起止何处？全篇很少有直接引用，都是自己概述的？引文规范性不好</w:t>
      </w:r>
    </w:p>
  </w:comment>
  <w:comment w:id="3" w:author="WPS_1667710216" w:date="2025-12-22T19:45:59Z" w:initials="">
    <w:p w14:paraId="5461F917">
      <w:pPr>
        <w:pStyle w:val="11"/>
        <w:rPr>
          <w:rFonts w:hint="default" w:eastAsiaTheme="minorEastAsia"/>
          <w:lang w:val="en-US" w:eastAsia="zh-CN"/>
        </w:rPr>
      </w:pPr>
      <w:r>
        <w:rPr>
          <w:rFonts w:hint="eastAsia"/>
          <w:lang w:val="en-US" w:eastAsia="zh-CN"/>
        </w:rPr>
        <w:t>带有引号的要有页码。另外，不是被引用的作者、年份随便放一个地方就可以</w:t>
      </w:r>
    </w:p>
  </w:comment>
  <w:comment w:id="4" w:author="WPS_1667710216" w:date="2025-12-22T19:49:47Z" w:initials="">
    <w:p w14:paraId="3D974EA7">
      <w:pPr>
        <w:pStyle w:val="11"/>
      </w:pPr>
      <w:r>
        <w:annotationRef/>
      </w:r>
    </w:p>
  </w:comment>
  <w:comment w:id="5" w:author="WPS_1667710216" w:date="2025-12-22T19:49:57Z" w:initials="">
    <w:p w14:paraId="210393B6">
      <w:pPr>
        <w:pStyle w:val="11"/>
        <w:rPr>
          <w:rFonts w:hint="default" w:eastAsiaTheme="minorEastAsia"/>
          <w:lang w:val="en-US" w:eastAsia="zh-CN"/>
        </w:rPr>
      </w:pPr>
      <w:r>
        <w:rPr>
          <w:rFonts w:hint="eastAsia"/>
          <w:lang w:val="en-US" w:eastAsia="zh-CN"/>
        </w:rPr>
        <w:t>这样的表述不妥</w:t>
      </w:r>
    </w:p>
  </w:comment>
  <w:comment w:id="6" w:author="WPS_1667710216" w:date="2025-12-22T19:50:31Z" w:initials="">
    <w:p w14:paraId="6A486C63">
      <w:pPr>
        <w:pStyle w:val="11"/>
        <w:rPr>
          <w:rFonts w:hint="default" w:eastAsiaTheme="minorEastAsia"/>
          <w:lang w:val="en-US" w:eastAsia="zh-CN"/>
        </w:rPr>
      </w:pPr>
      <w:r>
        <w:rPr>
          <w:rFonts w:hint="eastAsia"/>
          <w:lang w:val="en-US" w:eastAsia="zh-CN"/>
        </w:rPr>
        <w:t>引用太多张积玉了。研究历史人物就是历史研究，对于众所周知或仅是总结的事实描述，就无须引用，即便要引用也是其中的关键信息，不是长篇内容。如果是一般史实，无须引用，要区别哪些是需要引用的，不解决这个问题，论文没法写了。</w:t>
      </w:r>
    </w:p>
  </w:comment>
  <w:comment w:id="7" w:author="WPS_1667710216" w:date="2025-12-22T19:52:08Z" w:initials="">
    <w:p w14:paraId="48D1B484">
      <w:pPr>
        <w:pStyle w:val="11"/>
        <w:rPr>
          <w:rFonts w:hint="default" w:eastAsiaTheme="minorEastAsia"/>
          <w:lang w:val="en-US" w:eastAsia="zh-CN"/>
        </w:rPr>
      </w:pPr>
      <w:r>
        <w:rPr>
          <w:rFonts w:hint="eastAsia"/>
          <w:lang w:val="en-US" w:eastAsia="zh-CN"/>
        </w:rPr>
        <w:t>他说的话从哪里开始？</w:t>
      </w:r>
    </w:p>
  </w:comment>
  <w:comment w:id="8" w:author="WPS_1667710216" w:date="2025-12-22T19:52:44Z" w:initials="">
    <w:p w14:paraId="72F82773">
      <w:pPr>
        <w:pStyle w:val="11"/>
        <w:rPr>
          <w:rFonts w:hint="default" w:eastAsiaTheme="minorEastAsia"/>
          <w:lang w:val="en-US" w:eastAsia="zh-CN"/>
        </w:rPr>
      </w:pPr>
      <w:r>
        <w:rPr>
          <w:rFonts w:hint="eastAsia"/>
          <w:lang w:val="en-US" w:eastAsia="zh-CN"/>
        </w:rPr>
        <w:t>谁说的？还是你自己总结的？</w:t>
      </w:r>
    </w:p>
  </w:comment>
  <w:comment w:id="9" w:author="WPS_1667710216" w:date="2025-12-22T19:59:54Z" w:initials="">
    <w:p w14:paraId="397887C7">
      <w:pPr>
        <w:pStyle w:val="11"/>
        <w:rPr>
          <w:rFonts w:hint="default" w:eastAsiaTheme="minorEastAsia"/>
          <w:lang w:val="en-US" w:eastAsia="zh-CN"/>
        </w:rPr>
      </w:pPr>
      <w:r>
        <w:rPr>
          <w:rFonts w:hint="eastAsia"/>
          <w:lang w:val="en-US" w:eastAsia="zh-CN"/>
        </w:rPr>
        <w:t>这个括号在文中怎么放？你再阅读下我推荐的几篇文章，好好研究下</w:t>
      </w:r>
    </w:p>
  </w:comment>
  <w:comment w:id="10" w:author="WPS_1667710216" w:date="2025-12-22T20:00:50Z" w:initials="">
    <w:p w14:paraId="0E7689BA">
      <w:pPr>
        <w:pStyle w:val="11"/>
        <w:rPr>
          <w:rFonts w:hint="default" w:eastAsiaTheme="minorEastAsia"/>
          <w:lang w:val="en-US" w:eastAsia="zh-CN"/>
        </w:rPr>
      </w:pPr>
      <w:r>
        <w:rPr>
          <w:rFonts w:hint="eastAsia"/>
          <w:lang w:val="en-US" w:eastAsia="zh-CN"/>
        </w:rPr>
        <w:t>不是很合地方都要放这么多引用出处，有的地方要，有的完全不要，你全文这种做法太多了</w:t>
      </w:r>
    </w:p>
  </w:comment>
  <w:comment w:id="11" w:author="WPS_1667710216" w:date="2025-12-22T20:01:47Z" w:initials="">
    <w:p w14:paraId="167FC3B4">
      <w:pPr>
        <w:pStyle w:val="11"/>
      </w:pPr>
      <w:r>
        <w:annotationRef/>
      </w:r>
    </w:p>
  </w:comment>
  <w:comment w:id="12" w:author="WPS_1667710216" w:date="2025-12-22T20:02:23Z" w:initials="">
    <w:p w14:paraId="1133071F">
      <w:pPr>
        <w:pStyle w:val="11"/>
        <w:rPr>
          <w:rFonts w:hint="default" w:eastAsiaTheme="minorEastAsia"/>
          <w:lang w:val="en-US" w:eastAsia="zh-CN"/>
        </w:rPr>
      </w:pPr>
      <w:r>
        <w:rPr>
          <w:rFonts w:hint="eastAsia"/>
          <w:lang w:val="en-US" w:eastAsia="zh-CN"/>
        </w:rPr>
        <w:t>这里出现了两个康有为，文末参考文献未见康有为相关文献？你是从哪里直接搬运过来的吗？要做到引文必有出处，出处必然准确，不能照搬别人的。另外，文中出现的被引用文献，在文末必然要列出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96267E" w15:done="0"/>
  <w15:commentEx w15:paraId="268974CB" w15:done="0"/>
  <w15:commentEx w15:paraId="78C78303" w15:done="0"/>
  <w15:commentEx w15:paraId="5461F917" w15:done="0"/>
  <w15:commentEx w15:paraId="3D974EA7" w15:done="0"/>
  <w15:commentEx w15:paraId="210393B6" w15:done="0"/>
  <w15:commentEx w15:paraId="6A486C63" w15:done="0"/>
  <w15:commentEx w15:paraId="48D1B484" w15:done="0"/>
  <w15:commentEx w15:paraId="72F82773" w15:done="0"/>
  <w15:commentEx w15:paraId="397887C7" w15:done="0"/>
  <w15:commentEx w15:paraId="0E7689BA" w15:done="0"/>
  <w15:commentEx w15:paraId="167FC3B4" w15:done="0"/>
  <w15:commentEx w15:paraId="1133071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63CA0"/>
    <w:multiLevelType w:val="multilevel"/>
    <w:tmpl w:val="0F863CA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67710216">
    <w15:presenceInfo w15:providerId="WPS Office" w15:userId="45724084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B84"/>
    <w:rsid w:val="00194840"/>
    <w:rsid w:val="002E5FAD"/>
    <w:rsid w:val="00305144"/>
    <w:rsid w:val="00647048"/>
    <w:rsid w:val="00791B84"/>
    <w:rsid w:val="00F83C36"/>
    <w:rsid w:val="05770AE7"/>
    <w:rsid w:val="14795A57"/>
    <w:rsid w:val="60D61108"/>
    <w:rsid w:val="6B3A562D"/>
    <w:rsid w:val="782B360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footer"/>
    <w:basedOn w:val="1"/>
    <w:link w:val="37"/>
    <w:unhideWhenUsed/>
    <w:qFormat/>
    <w:uiPriority w:val="99"/>
    <w:pPr>
      <w:tabs>
        <w:tab w:val="center" w:pos="4680"/>
        <w:tab w:val="right" w:pos="9360"/>
      </w:tabs>
      <w:spacing w:after="0" w:line="240" w:lineRule="auto"/>
    </w:pPr>
  </w:style>
  <w:style w:type="paragraph" w:styleId="13">
    <w:name w:val="header"/>
    <w:basedOn w:val="1"/>
    <w:link w:val="36"/>
    <w:unhideWhenUsed/>
    <w:qFormat/>
    <w:uiPriority w:val="99"/>
    <w:pPr>
      <w:tabs>
        <w:tab w:val="center" w:pos="4680"/>
        <w:tab w:val="right" w:pos="9360"/>
      </w:tabs>
      <w:spacing w:after="0" w:line="240" w:lineRule="auto"/>
    </w:pPr>
  </w:style>
  <w:style w:type="paragraph" w:styleId="14">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semiHidden/>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3"/>
    <w:uiPriority w:val="99"/>
  </w:style>
  <w:style w:type="character" w:customStyle="1" w:styleId="37">
    <w:name w:val="Footer Char"/>
    <w:basedOn w:val="17"/>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8522</Words>
  <Characters>9206</Characters>
  <Lines>66</Lines>
  <Paragraphs>18</Paragraphs>
  <TotalTime>9</TotalTime>
  <ScaleCrop>false</ScaleCrop>
  <LinksUpToDate>false</LinksUpToDate>
  <CharactersWithSpaces>9370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2025-12-21T15:35:00Z</dcterms:created>
  <dc:creator>李 乙</dc:creator>
  <cp:lastModifiedBy>WPS_1667710216</cp:lastModifiedBy>
  <dcterms:modified xsi:type="dcterms:W3CDTF">2025-12-22T12:04:00Z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eyJoZGlkIjoiZjdmNDdjMmY4Zjc5MTNjMjk4Y2EyZDZlMjJiNmE5ZTciLCJ1c2VySWQiOiIxNDM2NzExNzg0In0=</vt:lpwstr>
  </property>
  <property fmtid="{D5CDD505-2E9C-101B-9397-08002B2CF9AE}" pid="3" name="KSOProductBuildVer">
    <vt:lpwstr>2052-12.1.0.24034</vt:lpwstr>
  </property>
  <property fmtid="{D5CDD505-2E9C-101B-9397-08002B2CF9AE}" pid="4" name="ICV">
    <vt:lpwstr>4E9C66395938417A96FE08E964EEF5F2_12</vt:lpwstr>
  </property>
</Properties>
</file>